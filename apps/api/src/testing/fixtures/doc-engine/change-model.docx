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Agreement terms</w:t>
      </w:r>
      <w:fldSimple w:instr="PAGE">
        <w:r>
          <w:t>1</w:t>
        </w:r>
      </w:fldSimple>
    </w:p>
    <w:p>
      <w:pPr>
        <w:numPr>
          <w:ilvl w:val="0"/>
          <w:numId w:val="7"/>
        </w:numPr>
      </w:pPr>
      <w:r>
        <w:t>Definitions apply.</w:t>
      </w:r>
    </w:p>
    <w:p>
      <w:r>
        <w:t xml:space="preserve">2.4 Liability cap is </w:t>
      </w:r>
      <w:del w:id="1" w:author="Counsel" w:date="2026-08-14T09:00:00Z">
        <w:r>
          <w:delText>ten million</w:delText>
        </w:r>
      </w:del>
      <w:r>
        <w:t>.</w:t>
      </w:r>
    </w:p>
    <w:p>
      <w:r>
        <w:t xml:space="preserve">The term includes </w:t>
      </w:r>
      <w:ins w:id="2" w:author="Counsel" w:date="2026-08-14T09:00:00Z">
        <w:r>
          <w:t>two extensions</w:t>
        </w:r>
      </w:ins>
      <w:r>
        <w:t>.</w:t>
      </w:r>
    </w:p>
    <w:p>
      <w:r>
        <w:t xml:space="preserve">Notice is </w:t>
      </w:r>
      <w:del w:id="3" w:author="Counsel" w:date="2026-08-14T09:00:00Z">
        <w:r>
          <w:delText>thirty days</w:delText>
        </w:r>
      </w:del>
      <w:ins w:id="4" w:author="Counsel" w:date="2026-08-14T09:00:00Z">
        <w:r>
          <w:t>sixty days</w:t>
        </w:r>
      </w:ins>
      <w:r>
        <w:t>.</w:t>
      </w:r>
    </w:p>
    <w:tbl>
      <w:tr>
        <w:tc>
          <w:p>
            <w:r>
              <w:t>Table unchanged</w:t>
            </w:r>
          </w:p>
        </w:tc>
        <w:tc>
          <w:p>
            <w:ins w:id="5" w:author="Counsel" w:date="2026-08-14T09:00:00Z">
              <w:r>
                <w:t>Added cell text</w:t>
              </w:r>
            </w:ins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lvlText w:val="%1."/>
    </w:lvl>
  </w:abstractNum>
  <w:num w:numId="7">
    <w:abstractNumId w:val="2"/>
  </w:num>
</w:numbering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numbering" Target="numbering.xml"/></Relationships>
</file>