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Master Services Agreement — round three</w:t>
      </w:r>
    </w:p>
    <w:p>
      <w:commentRangeStart w:id="0"/>
      <w:r>
        <w:t xml:space="preserve">This Agreement is governed by the laws of </w:t>
      </w:r>
      <w:del w:id="1" w:author="Counterparty Counsel" w:date="2026-08-14T09:00:00Z">
        <w:r>
          <w:delText xml:space="preserve">England and Wales</w:delText>
        </w:r>
      </w:del>
      <w:ins w:id="2" w:author="Counterparty Counsel" w:date="2026-08-14T09:00:00Z">
        <w:r>
          <w:t xml:space="preserve">the Dubai International Financial Centre</w:t>
        </w:r>
      </w:ins>
      <w:r>
        <w:t>.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Counterparty Counsel" w:initials="CC" w:date="2026-08-14T09:00:00Z">
    <w:p>
      <w:r>
        <w:t xml:space="preserve">Confirm the DIFC Courts have exclusive jurisdiction.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/Relationships>
</file>